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Application:</w:t>
      </w:r>
      <w:r w:rsidDel="00000000" w:rsidR="00000000" w:rsidRPr="00000000">
        <w:rPr>
          <w:rtl w:val="0"/>
        </w:rPr>
        <w:br w:type="textWrapping"/>
      </w:r>
      <w:hyperlink r:id="rId7">
        <w:r w:rsidDel="00000000" w:rsidR="00000000" w:rsidRPr="00000000">
          <w:rPr>
            <w:color w:val="1155cc"/>
            <w:u w:val="single"/>
            <w:rtl w:val="0"/>
          </w:rPr>
          <w:t xml:space="preserve">https://www.softer.global/blog/open-call-cyberdeck-residency?utm_source=ig&amp;utm_medium=social&amp;utm_content=link_in_bio</w:t>
        </w:r>
      </w:hyperlink>
      <w:r w:rsidDel="00000000" w:rsidR="00000000" w:rsidRPr="00000000">
        <w:rPr>
          <w:rtl w:val="0"/>
        </w:rPr>
        <w:t xml:space="preserve"> </w:t>
      </w:r>
    </w:p>
    <w:p w:rsidR="00000000" w:rsidDel="00000000" w:rsidP="00000000" w:rsidRDefault="00000000" w:rsidRPr="00000000" w14:paraId="00000002">
      <w:pPr>
        <w:pStyle w:val="Heading3"/>
        <w:keepNext w:val="0"/>
        <w:keepLines w:val="0"/>
        <w:spacing w:after="80" w:lineRule="auto"/>
        <w:rPr/>
      </w:pPr>
      <w:bookmarkStart w:colFirst="0" w:colLast="0" w:name="_p53v1p2rqz9n" w:id="0"/>
      <w:bookmarkEnd w:id="0"/>
      <w:r w:rsidDel="00000000" w:rsidR="00000000" w:rsidRPr="00000000">
        <w:rPr>
          <w:rtl w:val="0"/>
        </w:rPr>
        <w:t xml:space="preserve">Ver1 of this application can be found at:</w:t>
      </w:r>
    </w:p>
    <w:p w:rsidR="00000000" w:rsidDel="00000000" w:rsidP="00000000" w:rsidRDefault="00000000" w:rsidRPr="00000000" w14:paraId="00000003">
      <w:pPr>
        <w:rPr/>
      </w:pPr>
      <w:hyperlink r:id="rId8">
        <w:r w:rsidDel="00000000" w:rsidR="00000000" w:rsidRPr="00000000">
          <w:rPr>
            <w:color w:val="0000ee"/>
            <w:u w:val="single"/>
            <w:rtl w:val="0"/>
          </w:rPr>
          <w:t xml:space="preserve">CyberDeck Application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Mood deck</w:t>
      </w:r>
    </w:p>
    <w:p w:rsidR="00000000" w:rsidDel="00000000" w:rsidP="00000000" w:rsidRDefault="00000000" w:rsidRPr="00000000" w14:paraId="00000006">
      <w:pPr>
        <w:rPr/>
      </w:pPr>
      <w:hyperlink r:id="rId9">
        <w:r w:rsidDel="00000000" w:rsidR="00000000" w:rsidRPr="00000000">
          <w:rPr>
            <w:color w:val="1155cc"/>
            <w:u w:val="single"/>
            <w:rtl w:val="0"/>
          </w:rPr>
          <w:t xml:space="preserve">https://dillonsimeone.com/CyberDeck/index.html</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Personal website</w:t>
      </w:r>
    </w:p>
    <w:p w:rsidR="00000000" w:rsidDel="00000000" w:rsidP="00000000" w:rsidRDefault="00000000" w:rsidRPr="00000000" w14:paraId="00000009">
      <w:pPr>
        <w:rPr/>
      </w:pPr>
      <w:hyperlink r:id="rId10">
        <w:r w:rsidDel="00000000" w:rsidR="00000000" w:rsidRPr="00000000">
          <w:rPr>
            <w:color w:val="1155cc"/>
            <w:u w:val="single"/>
            <w:rtl w:val="0"/>
          </w:rPr>
          <w:t xml:space="preserve">https://dillonsimeone.com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color w:val="ff0000"/>
          <w:sz w:val="34"/>
          <w:szCs w:val="34"/>
        </w:rPr>
      </w:pPr>
      <w:bookmarkStart w:colFirst="0" w:colLast="0" w:name="_8k0swswx99wo" w:id="1"/>
      <w:bookmarkEnd w:id="1"/>
      <w:r w:rsidDel="00000000" w:rsidR="00000000" w:rsidRPr="00000000">
        <w:rPr>
          <w:b w:val="1"/>
          <w:bCs w:val="1"/>
          <w:sz w:val="34"/>
          <w:szCs w:val="34"/>
          <w:rtl w:val="0"/>
        </w:rPr>
        <w:t xml:space="preserve">What sort of cyberdeck do you want to c</w:t>
      </w:r>
      <w:commentRangeStart w:id="0"/>
      <w:commentRangeStart w:id="1"/>
      <w:commentRangeStart w:id="2"/>
      <w:commentRangeStart w:id="3"/>
      <w:commentRangeStart w:id="4"/>
      <w:commentRangeStart w:id="5"/>
      <w:commentRangeStart w:id="6"/>
      <w:commentRangeStart w:id="7"/>
      <w:commentRangeStart w:id="8"/>
      <w:r w:rsidDel="00000000" w:rsidR="00000000" w:rsidRPr="00000000">
        <w:rPr>
          <w:b w:val="1"/>
          <w:bCs w:val="1"/>
          <w:sz w:val="34"/>
          <w:szCs w:val="34"/>
          <w:rtl w:val="0"/>
        </w:rPr>
        <w:t xml:space="preserve">reate an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b w:val="1"/>
          <w:bCs w:val="1"/>
          <w:sz w:val="34"/>
          <w:szCs w:val="34"/>
          <w:rtl w:val="0"/>
        </w:rPr>
        <w:t xml:space="preserve">d why?</w:t>
      </w:r>
      <w:r w:rsidDel="00000000" w:rsidR="00000000" w:rsidRPr="00000000">
        <w:rPr>
          <w:b w:val="1"/>
          <w:bCs w:val="1"/>
          <w:color w:val="ff0000"/>
          <w:sz w:val="34"/>
          <w:szCs w:val="34"/>
          <w:rtl w:val="0"/>
        </w:rPr>
        <w:t xml:space="preserve"> (5000 characters allowed)</w:t>
      </w:r>
    </w:p>
    <w:p w:rsidR="00000000" w:rsidDel="00000000" w:rsidP="00000000" w:rsidRDefault="00000000" w:rsidRPr="00000000" w14:paraId="0000000B">
      <w:pPr>
        <w:spacing w:after="240" w:lineRule="auto"/>
        <w:rPr/>
      </w:pPr>
      <w:r w:rsidDel="00000000" w:rsidR="00000000" w:rsidRPr="00000000">
        <w:rPr>
          <w:rtl w:val="0"/>
        </w:rPr>
        <w:t xml:space="preserve">I am Deaf. I do not experience music through my ears. I experience it through my skin, my feet, my chest, the small bones of my hands resting on a speaker cabinet. For most of my life, that meant experiencing a lesser version of something designed for other people. </w:t>
      </w:r>
      <w:r w:rsidDel="00000000" w:rsidR="00000000" w:rsidRPr="00000000">
        <w:rPr>
          <w:rtl w:val="0"/>
        </w:rPr>
        <w:t xml:space="preserve">My work is about bringing music to every Deaf and hard of hearing (DHH) pe</w:t>
      </w:r>
      <w:r w:rsidDel="00000000" w:rsidR="00000000" w:rsidRPr="00000000">
        <w:rPr>
          <w:rtl w:val="0"/>
        </w:rPr>
        <w:t xml:space="preserve">rson who has been handed a lesser version and told to be grateful. As a</w:t>
      </w:r>
      <w:r w:rsidDel="00000000" w:rsidR="00000000" w:rsidRPr="00000000">
        <w:rPr>
          <w:rtl w:val="0"/>
        </w:rPr>
        <w:t xml:space="preserve"> Deaf Audio Engineer, Music Producer, and Haptic Sound Designer and Instrument Builder, I am a Sonic Artist seeking to make sound and music more resonant through haptic vibration.</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Sound travels as pressure waves. A computer can read those waves in real time, and translate them: a deep bass note becomes a slow rolling pulse against your palm, a sharp snare hit becomes a quick tap at your wrist, a crowd cheering becomes a warm wash across your whole body. Auditory signals can be experienced by everyone. I build the hardware that does this translation, and I deploy it at music festivals to bring depth to music and on bicycles to make cycling safer for Deaf riders. </w:t>
      </w:r>
    </w:p>
    <w:p w:rsidR="00000000" w:rsidDel="00000000" w:rsidP="00000000" w:rsidRDefault="00000000" w:rsidRPr="00000000" w14:paraId="0000000D">
      <w:pPr>
        <w:spacing w:after="240" w:before="240" w:lineRule="auto"/>
        <w:rPr/>
      </w:pPr>
      <w:r w:rsidDel="00000000" w:rsidR="00000000" w:rsidRPr="00000000">
        <w:rPr>
          <w:rtl w:val="0"/>
        </w:rPr>
        <w:t xml:space="preserve">To do this work in the field, at festivals, on roadsides, and in school gyms with no reliable power, I need a computer that does not depend on an outlet. The deck I want to build at SOFTER Lab is a portable computer that can run off almost any energy source: a solar panel, a car battery, a handcrank, a thermoelectric plate resting against something warm. It finds power where power exists, and it keeps working. The chassis would be shaped by where it goes: handles for carrying, a clip for wearing, a shell you can reprint at home when it breaks. No proprietary parts, no sending anything back to a manufacturer, no asking permission to fix your own tools.</w:t>
      </w:r>
    </w:p>
    <w:p w:rsidR="00000000" w:rsidDel="00000000" w:rsidP="00000000" w:rsidRDefault="00000000" w:rsidRPr="00000000" w14:paraId="0000000E">
      <w:pPr>
        <w:spacing w:after="240" w:before="240" w:lineRule="auto"/>
        <w:rPr/>
      </w:pPr>
      <w:r w:rsidDel="00000000" w:rsidR="00000000" w:rsidRPr="00000000">
        <w:rPr>
          <w:rtl w:val="0"/>
        </w:rPr>
        <w:t xml:space="preserve">My collaborator Tracy Held is a writer and filmmaker with expertise in interpreting highly technical data and concepts for the general public. Although Tracy is comfortable with computers, she has never built a cyberdeck before. During this residency, Tracy will be learning how to build a projector cyberdeck inspired by Subir Bhaduri (</w:t>
      </w:r>
      <w:hyperlink r:id="rId11">
        <w:r w:rsidDel="00000000" w:rsidR="00000000" w:rsidRPr="00000000">
          <w:rPr>
            <w:color w:val="1264a3"/>
            <w:rtl w:val="0"/>
          </w:rPr>
          <w:t xml:space="preserve">https://hackaday.com/2022/02/02/a-portable-projecting-pi-for-education/</w:t>
        </w:r>
      </w:hyperlink>
      <w:r w:rsidDel="00000000" w:rsidR="00000000" w:rsidRPr="00000000">
        <w:rPr>
          <w:rtl w:val="0"/>
        </w:rPr>
        <w:t xml:space="preserve">) to screen conservation-centric short films in alternative spaces, including public parks. As Tracy builds this deck, she will be documenting the process through writing and videography to inspire people who have never picked up a soldering iron to see themselves as builders. </w:t>
      </w:r>
    </w:p>
    <w:p w:rsidR="00000000" w:rsidDel="00000000" w:rsidP="00000000" w:rsidRDefault="00000000" w:rsidRPr="00000000" w14:paraId="0000000F">
      <w:pPr>
        <w:spacing w:after="240" w:before="240" w:lineRule="auto"/>
        <w:rPr/>
      </w:pPr>
      <w:r w:rsidDel="00000000" w:rsidR="00000000" w:rsidRPr="00000000">
        <w:rPr>
          <w:rtl w:val="0"/>
        </w:rPr>
        <w:t xml:space="preserve">Our focuses diverge by design. While I build the hardware and provide mentorship for Tracy’s first cyberdeck build, Tracy will lead a process meant to make this work accessible to the community. She will document our process to create a video tutorial and draft a beginner-friendly guide to the power management system at the heart of this build. This guide will be a story about claiming energy independence. This work will inspire users to the Sonic Agency movement while empowering them to utilize the physical tools that make it possible. </w:t>
      </w:r>
    </w:p>
    <w:p w:rsidR="00000000" w:rsidDel="00000000" w:rsidP="00000000" w:rsidRDefault="00000000" w:rsidRPr="00000000" w14:paraId="00000010">
      <w:pPr>
        <w:spacing w:after="240" w:before="240" w:lineRule="auto"/>
        <w:rPr/>
      </w:pPr>
      <w:r w:rsidDel="00000000" w:rsidR="00000000" w:rsidRPr="00000000">
        <w:rPr>
          <w:rtl w:val="0"/>
        </w:rPr>
        <w:t xml:space="preserve">This project builds on our work with the Universal Music Design (UMD) project where I serve as the Lead Design Engineer and where Tracy acts as the UMD Project Coordinator. This residency complements our funded research through the United States National Endowment for the Arts on DHH music perception and education, led by renowned innovator and UMD Director Shawn Trail, PhD. This work also builds on our existing research partnership with Dr. Doga Cavdir at ITU Copenhagen. Together, Dr. Cavdir and I co-authored two published papers on DHH music interfaces and presented them at NIME 2024 and ACM SIGACCESS. Our SOFTER Lab work would directly seed the next phase of NEA-funded DHH music education research, connecting the hardware built there to the students and communities it is ultimately designed for. While in Copenhagen, Tracy will also coordinate with</w:t>
      </w:r>
      <w:del w:author="Tracy Held" w:id="0" w:date="2026-05-31T17:53:01Z">
        <w:r w:rsidDel="00000000" w:rsidR="00000000" w:rsidRPr="00000000">
          <w:rPr>
            <w:rtl w:val="0"/>
          </w:rPr>
          <w:delText xml:space="preserve"> </w:delText>
        </w:r>
      </w:del>
      <w:r w:rsidDel="00000000" w:rsidR="00000000" w:rsidRPr="00000000">
        <w:rPr>
          <w:rtl w:val="0"/>
        </w:rPr>
        <w:t xml:space="preserve"> Dr. Cavdir's lab and their DHH community partners to organize our</w:t>
      </w:r>
      <w:r w:rsidDel="00000000" w:rsidR="00000000" w:rsidRPr="00000000">
        <w:rPr>
          <w:rtl w:val="0"/>
        </w:rPr>
        <w:t xml:space="preserve"> </w:t>
      </w:r>
      <w:commentRangeStart w:id="9"/>
      <w:commentRangeStart w:id="10"/>
      <w:commentRangeStart w:id="11"/>
      <w:r w:rsidDel="00000000" w:rsidR="00000000" w:rsidRPr="00000000">
        <w:rPr>
          <w:rtl w:val="0"/>
        </w:rPr>
        <w:t xml:space="preserve">artist talk and community sessions.</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Ultimately, the tutorial deliverable would be the power system, packaged as an open circuit board that can be ordered pre-assembled for under $300 USD, accompanied by the illustrated guide which will be finalized after the residency. The hardware I would develop at SOFTER Lab, the power-independent cyberdeck and its haptic translation architecture, would feed directly into our research pipeline. The guide and video tutorial will also be integrated into our NEA-funded education curriculum. The work produced during this residency is anticipated to become a peer-reviewed publication, co-authored with SOFTER collaborators and our Copenhagen research partners.</w:t>
      </w:r>
    </w:p>
    <w:p w:rsidR="00000000" w:rsidDel="00000000" w:rsidP="00000000" w:rsidRDefault="00000000" w:rsidRPr="00000000" w14:paraId="00000012">
      <w:pPr>
        <w:spacing w:after="240" w:before="240" w:lineRule="auto"/>
        <w:rPr/>
      </w:pPr>
      <w:r w:rsidDel="00000000" w:rsidR="00000000" w:rsidRPr="00000000">
        <w:rPr>
          <w:rtl w:val="0"/>
        </w:rPr>
        <w:t xml:space="preserve">We are eager to make sound accessible to people of all hearing abilities while also making technology accessible to people of all technology backgrounds.</w:t>
      </w:r>
    </w:p>
    <w:p w:rsidR="00000000" w:rsidDel="00000000" w:rsidP="00000000" w:rsidRDefault="00000000" w:rsidRPr="00000000" w14:paraId="00000013">
      <w:pPr>
        <w:spacing w:after="240" w:before="240" w:lineRule="auto"/>
        <w:rPr/>
      </w:pPr>
      <w:r w:rsidDel="00000000" w:rsidR="00000000" w:rsidRPr="00000000">
        <w:rPr>
          <w:rtl w:val="0"/>
        </w:rPr>
        <w:t xml:space="preserve">This proposal is an invitation to build something together, document it so anyone can build it too, and share it with a community that understands, perhaps better than most, what it means to feel the world differently. </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1"/>
        <w:keepNext w:val="0"/>
        <w:keepLines w:val="0"/>
        <w:pBdr>
          <w:top w:color="auto" w:space="0" w:sz="0" w:val="none"/>
          <w:bottom w:color="auto" w:space="0" w:sz="0" w:val="none"/>
          <w:between w:color="auto" w:space="0" w:sz="0" w:val="none"/>
        </w:pBdr>
        <w:spacing w:after="0" w:before="720" w:line="288" w:lineRule="auto"/>
        <w:rPr>
          <w:rFonts w:ascii="Helvetica" w:cs="Helvetica" w:eastAsia="Helvetica" w:hAnsi="Helvetica"/>
          <w:b w:val="1"/>
          <w:bCs w:val="1"/>
          <w:sz w:val="84"/>
          <w:szCs w:val="84"/>
        </w:rPr>
      </w:pPr>
      <w:bookmarkStart w:colFirst="0" w:colLast="0" w:name="_ph76e9ubvtit" w:id="2"/>
      <w:bookmarkEnd w:id="2"/>
      <w:r w:rsidDel="00000000" w:rsidR="00000000" w:rsidRPr="00000000">
        <w:rPr>
          <w:rFonts w:ascii="Helvetica" w:cs="Helvetica" w:eastAsia="Helvetica" w:hAnsi="Helvetica"/>
          <w:b w:val="1"/>
          <w:bCs w:val="1"/>
          <w:sz w:val="84"/>
          <w:szCs w:val="84"/>
          <w:rtl w:val="0"/>
        </w:rPr>
        <w:t xml:space="preserve">OPEN CALL: Is the future of computing homemade?</w:t>
      </w:r>
    </w:p>
    <w:p w:rsidR="00000000" w:rsidDel="00000000" w:rsidP="00000000" w:rsidRDefault="00000000" w:rsidRPr="00000000" w14:paraId="00000016">
      <w:pPr>
        <w:spacing w:after="240" w:before="240" w:lineRule="auto"/>
        <w:rPr>
          <w:color w:val="1155cc"/>
          <w:u w:val="single"/>
        </w:rPr>
      </w:pPr>
      <w:r w:rsidDel="00000000" w:rsidR="00000000" w:rsidRPr="00000000">
        <w:rPr>
          <w:rtl w:val="0"/>
        </w:rPr>
        <w:t xml:space="preserve">SOFTER invites creative technologists and curious makers to join an exciting two-week residency to design, build and demystify cyberdecks. We are seeking two individuals or a team of two to join us in SOFTER Lab in Copenhagen to build their own dream cyberdeck, document the process and finally create a beginner-friendly guide or tutorial for our community. Read the full open call</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7">
      <w:pPr>
        <w:spacing w:after="240" w:before="460" w:line="300" w:lineRule="auto"/>
        <w:rPr>
          <w:b w:val="1"/>
          <w:bCs w:val="1"/>
          <w:sz w:val="36"/>
          <w:szCs w:val="36"/>
        </w:rPr>
      </w:pPr>
      <w:r w:rsidDel="00000000" w:rsidR="00000000" w:rsidRPr="00000000">
        <w:rPr>
          <w:b w:val="1"/>
          <w:bCs w:val="1"/>
          <w:sz w:val="36"/>
          <w:szCs w:val="36"/>
          <w:rtl w:val="0"/>
        </w:rPr>
        <w:t xml:space="preserve">Are you applying as an individual or a duo?</w:t>
      </w:r>
    </w:p>
    <w:p w:rsidR="00000000" w:rsidDel="00000000" w:rsidP="00000000" w:rsidRDefault="00000000" w:rsidRPr="00000000" w14:paraId="00000018">
      <w:pPr>
        <w:spacing w:after="240" w:before="580" w:line="360" w:lineRule="auto"/>
        <w:rPr>
          <w:sz w:val="24"/>
          <w:szCs w:val="24"/>
        </w:rPr>
      </w:pPr>
      <w:r w:rsidDel="00000000" w:rsidR="00000000" w:rsidRPr="00000000">
        <w:rPr>
          <w:sz w:val="24"/>
          <w:szCs w:val="24"/>
          <w:rtl w:val="0"/>
        </w:rPr>
        <w:t xml:space="preserve">Individual</w:t>
      </w:r>
    </w:p>
    <w:p w:rsidR="00000000" w:rsidDel="00000000" w:rsidP="00000000" w:rsidRDefault="00000000" w:rsidRPr="00000000" w14:paraId="00000019">
      <w:pPr>
        <w:spacing w:after="240" w:before="580" w:line="360" w:lineRule="auto"/>
        <w:rPr>
          <w:sz w:val="24"/>
          <w:szCs w:val="24"/>
          <w:shd w:fill="fff2cc" w:val="clear"/>
        </w:rPr>
      </w:pPr>
      <w:r w:rsidDel="00000000" w:rsidR="00000000" w:rsidRPr="00000000">
        <w:rPr>
          <w:sz w:val="24"/>
          <w:szCs w:val="24"/>
          <w:shd w:fill="fff2cc" w:val="clear"/>
          <w:rtl w:val="0"/>
        </w:rPr>
        <w:t xml:space="preserve">Duo</w:t>
      </w:r>
    </w:p>
    <w:p w:rsidR="00000000" w:rsidDel="00000000" w:rsidP="00000000" w:rsidRDefault="00000000" w:rsidRPr="00000000" w14:paraId="0000001A">
      <w:pPr>
        <w:pStyle w:val="Heading2"/>
        <w:keepNext w:val="0"/>
        <w:keepLines w:val="0"/>
        <w:pBdr>
          <w:top w:color="auto" w:space="4" w:sz="0" w:val="none"/>
          <w:left w:color="auto" w:space="0" w:sz="0" w:val="none"/>
          <w:bottom w:color="auto" w:space="4" w:sz="0" w:val="none"/>
          <w:right w:color="auto" w:space="0" w:sz="0" w:val="none"/>
          <w:between w:color="auto" w:space="4" w:sz="0" w:val="none"/>
        </w:pBdr>
        <w:spacing w:after="240" w:before="460" w:line="300" w:lineRule="auto"/>
        <w:rPr>
          <w:b w:val="1"/>
          <w:bCs w:val="1"/>
          <w:sz w:val="36"/>
          <w:szCs w:val="36"/>
        </w:rPr>
      </w:pPr>
      <w:bookmarkStart w:colFirst="0" w:colLast="0" w:name="_ld2lbkxzt6lz" w:id="3"/>
      <w:bookmarkEnd w:id="3"/>
      <w:r w:rsidDel="00000000" w:rsidR="00000000" w:rsidRPr="00000000">
        <w:rPr>
          <w:b w:val="1"/>
          <w:bCs w:val="1"/>
          <w:sz w:val="36"/>
          <w:szCs w:val="36"/>
          <w:rtl w:val="0"/>
        </w:rPr>
        <w:t xml:space="preserve">What sort of cyberdeck do you want to create and why?</w:t>
      </w:r>
    </w:p>
    <w:p w:rsidR="00000000" w:rsidDel="00000000" w:rsidP="00000000" w:rsidRDefault="00000000" w:rsidRPr="00000000" w14:paraId="0000001B">
      <w:pPr>
        <w:spacing w:after="120" w:before="520" w:line="420" w:lineRule="auto"/>
        <w:ind w:left="-120" w:right="-120" w:firstLine="0"/>
        <w:rPr>
          <w:sz w:val="24"/>
          <w:szCs w:val="24"/>
          <w:shd w:fill="fff2cc" w:val="clear"/>
        </w:rPr>
      </w:pPr>
      <w:r w:rsidDel="00000000" w:rsidR="00000000" w:rsidRPr="00000000">
        <w:rPr>
          <w:sz w:val="24"/>
          <w:szCs w:val="24"/>
          <w:shd w:fill="fff2cc" w:val="clear"/>
          <w:rtl w:val="0"/>
        </w:rPr>
        <w:t xml:space="preserve">[see above]</w:t>
      </w:r>
    </w:p>
    <w:p w:rsidR="00000000" w:rsidDel="00000000" w:rsidP="00000000" w:rsidRDefault="00000000" w:rsidRPr="00000000" w14:paraId="0000001C">
      <w:pPr>
        <w:spacing w:after="240" w:before="460" w:line="300" w:lineRule="auto"/>
        <w:rPr>
          <w:b w:val="1"/>
          <w:bCs w:val="1"/>
          <w:sz w:val="36"/>
          <w:szCs w:val="36"/>
        </w:rPr>
      </w:pPr>
      <w:r w:rsidDel="00000000" w:rsidR="00000000" w:rsidRPr="00000000">
        <w:rPr>
          <w:b w:val="1"/>
          <w:bCs w:val="1"/>
          <w:sz w:val="36"/>
          <w:szCs w:val="36"/>
          <w:rtl w:val="0"/>
        </w:rPr>
        <w:t xml:space="preserve">Mood board option 1: Please upload a mood board for your cyberdeck project</w:t>
      </w:r>
    </w:p>
    <w:p w:rsidR="00000000" w:rsidDel="00000000" w:rsidP="00000000" w:rsidRDefault="00000000" w:rsidRPr="00000000" w14:paraId="0000001D">
      <w:pPr>
        <w:spacing w:after="240" w:before="460" w:lineRule="auto"/>
        <w:rPr>
          <w:sz w:val="24"/>
          <w:szCs w:val="24"/>
        </w:rPr>
      </w:pPr>
      <w:r w:rsidDel="00000000" w:rsidR="00000000" w:rsidRPr="00000000">
        <w:rPr>
          <w:sz w:val="24"/>
          <w:szCs w:val="24"/>
          <w:rtl w:val="0"/>
        </w:rPr>
        <w:t xml:space="preserve">Upload here if your moodboard is a pdf or image files</w:t>
      </w:r>
    </w:p>
    <w:p w:rsidR="00000000" w:rsidDel="00000000" w:rsidP="00000000" w:rsidRDefault="00000000" w:rsidRPr="00000000" w14:paraId="0000001E">
      <w:pPr>
        <w:spacing w:after="240" w:before="580" w:lineRule="auto"/>
        <w:rPr>
          <w:sz w:val="24"/>
          <w:szCs w:val="24"/>
        </w:rPr>
      </w:pPr>
      <w:r w:rsidDel="00000000" w:rsidR="00000000" w:rsidRPr="00000000">
        <w:rPr>
          <w:sz w:val="24"/>
          <w:szCs w:val="24"/>
          <w:rtl w:val="0"/>
        </w:rPr>
        <w:t xml:space="preserve">Upload</w:t>
      </w:r>
    </w:p>
    <w:p w:rsidR="00000000" w:rsidDel="00000000" w:rsidP="00000000" w:rsidRDefault="00000000" w:rsidRPr="00000000" w14:paraId="0000001F">
      <w:pPr>
        <w:spacing w:after="340" w:before="620" w:lineRule="auto"/>
        <w:rPr>
          <w:sz w:val="21"/>
          <w:szCs w:val="21"/>
        </w:rPr>
      </w:pPr>
      <w:r w:rsidDel="00000000" w:rsidR="00000000" w:rsidRPr="00000000">
        <w:rPr>
          <w:sz w:val="21"/>
          <w:szCs w:val="21"/>
          <w:rtl w:val="0"/>
        </w:rPr>
        <w:t xml:space="preserve">Size limit: 100 MB. File limit: 10.</w:t>
      </w:r>
    </w:p>
    <w:p w:rsidR="00000000" w:rsidDel="00000000" w:rsidP="00000000" w:rsidRDefault="00000000" w:rsidRPr="00000000" w14:paraId="00000020">
      <w:pPr>
        <w:pStyle w:val="Heading2"/>
        <w:keepNext w:val="0"/>
        <w:keepLines w:val="0"/>
        <w:pBdr>
          <w:top w:color="auto" w:space="4" w:sz="0" w:val="none"/>
          <w:left w:color="auto" w:space="0" w:sz="0" w:val="none"/>
          <w:bottom w:color="auto" w:space="4" w:sz="0" w:val="none"/>
          <w:right w:color="auto" w:space="0" w:sz="0" w:val="none"/>
          <w:between w:color="auto" w:space="4" w:sz="0" w:val="none"/>
        </w:pBdr>
        <w:spacing w:after="240" w:before="460" w:line="300" w:lineRule="auto"/>
        <w:rPr>
          <w:b w:val="1"/>
          <w:bCs w:val="1"/>
          <w:sz w:val="36"/>
          <w:szCs w:val="36"/>
        </w:rPr>
      </w:pPr>
      <w:bookmarkStart w:colFirst="0" w:colLast="0" w:name="_3x2sz7tju2ru" w:id="4"/>
      <w:bookmarkEnd w:id="4"/>
      <w:r w:rsidDel="00000000" w:rsidR="00000000" w:rsidRPr="00000000">
        <w:rPr>
          <w:b w:val="1"/>
          <w:bCs w:val="1"/>
          <w:sz w:val="36"/>
          <w:szCs w:val="36"/>
          <w:rtl w:val="0"/>
        </w:rPr>
        <w:t xml:space="preserve">Mood board option 2: Please link to a mood board for your cyberdeck project</w:t>
      </w:r>
    </w:p>
    <w:p w:rsidR="00000000" w:rsidDel="00000000" w:rsidP="00000000" w:rsidRDefault="00000000" w:rsidRPr="00000000" w14:paraId="00000021">
      <w:pPr>
        <w:spacing w:after="240" w:before="460" w:lineRule="auto"/>
        <w:rPr>
          <w:sz w:val="24"/>
          <w:szCs w:val="24"/>
        </w:rPr>
      </w:pPr>
      <w:r w:rsidDel="00000000" w:rsidR="00000000" w:rsidRPr="00000000">
        <w:rPr>
          <w:sz w:val="24"/>
          <w:szCs w:val="24"/>
          <w:rtl w:val="0"/>
        </w:rPr>
        <w:t xml:space="preserve">Upload here if your moodboard is a link:</w:t>
      </w:r>
    </w:p>
    <w:p w:rsidR="00000000" w:rsidDel="00000000" w:rsidP="00000000" w:rsidRDefault="00000000" w:rsidRPr="00000000" w14:paraId="00000022">
      <w:pPr>
        <w:spacing w:after="240" w:before="460" w:lineRule="auto"/>
        <w:rPr>
          <w:sz w:val="24"/>
          <w:szCs w:val="24"/>
        </w:rPr>
      </w:pPr>
      <w:r w:rsidDel="00000000" w:rsidR="00000000" w:rsidRPr="00000000">
        <w:rPr>
          <w:sz w:val="24"/>
          <w:szCs w:val="24"/>
          <w:rtl w:val="0"/>
        </w:rPr>
        <w:t xml:space="preserve">https://dillonsimeone.com/CyberDeck/index.html</w:t>
      </w:r>
    </w:p>
    <w:p w:rsidR="00000000" w:rsidDel="00000000" w:rsidP="00000000" w:rsidRDefault="00000000" w:rsidRPr="00000000" w14:paraId="00000023">
      <w:pPr>
        <w:pStyle w:val="Heading2"/>
        <w:keepNext w:val="0"/>
        <w:keepLines w:val="0"/>
        <w:pBdr>
          <w:top w:color="auto" w:space="4" w:sz="0" w:val="none"/>
          <w:left w:color="auto" w:space="0" w:sz="0" w:val="none"/>
          <w:bottom w:color="auto" w:space="4" w:sz="0" w:val="none"/>
          <w:right w:color="auto" w:space="0" w:sz="0" w:val="none"/>
          <w:between w:color="auto" w:space="4" w:sz="0" w:val="none"/>
        </w:pBdr>
        <w:spacing w:after="240" w:before="460" w:line="300" w:lineRule="auto"/>
        <w:rPr>
          <w:b w:val="1"/>
          <w:bCs w:val="1"/>
          <w:sz w:val="36"/>
          <w:szCs w:val="36"/>
        </w:rPr>
      </w:pPr>
      <w:bookmarkStart w:colFirst="0" w:colLast="0" w:name="_vtvt7q3iv5ig" w:id="5"/>
      <w:bookmarkEnd w:id="5"/>
      <w:commentRangeStart w:id="12"/>
      <w:commentRangeStart w:id="13"/>
      <w:r w:rsidDel="00000000" w:rsidR="00000000" w:rsidRPr="00000000">
        <w:rPr>
          <w:b w:val="1"/>
          <w:bCs w:val="1"/>
          <w:sz w:val="36"/>
          <w:szCs w:val="36"/>
          <w:rtl w:val="0"/>
        </w:rPr>
        <w:t xml:space="preserve">Where can we see some of your work?</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24">
      <w:pPr>
        <w:spacing w:after="240" w:before="460" w:lineRule="auto"/>
        <w:rPr>
          <w:sz w:val="24"/>
          <w:szCs w:val="24"/>
        </w:rPr>
      </w:pPr>
      <w:r w:rsidDel="00000000" w:rsidR="00000000" w:rsidRPr="00000000">
        <w:rPr>
          <w:sz w:val="24"/>
          <w:szCs w:val="24"/>
          <w:rtl w:val="0"/>
        </w:rPr>
        <w:t xml:space="preserve">Website, social media, link to a folder, etc</w:t>
      </w:r>
    </w:p>
    <w:p w:rsidR="00000000" w:rsidDel="00000000" w:rsidP="00000000" w:rsidRDefault="00000000" w:rsidRPr="00000000" w14:paraId="00000025">
      <w:pPr>
        <w:spacing w:after="240" w:before="460" w:lineRule="auto"/>
        <w:rPr>
          <w:sz w:val="24"/>
          <w:szCs w:val="24"/>
        </w:rPr>
      </w:pPr>
      <w:r w:rsidDel="00000000" w:rsidR="00000000" w:rsidRPr="00000000">
        <w:rPr>
          <w:rtl w:val="0"/>
        </w:rPr>
      </w:r>
    </w:p>
    <w:p w:rsidR="00000000" w:rsidDel="00000000" w:rsidP="00000000" w:rsidRDefault="00000000" w:rsidRPr="00000000" w14:paraId="00000026">
      <w:pPr>
        <w:pStyle w:val="Heading2"/>
        <w:keepNext w:val="0"/>
        <w:keepLines w:val="0"/>
        <w:pBdr>
          <w:top w:color="auto" w:space="4" w:sz="0" w:val="none"/>
          <w:left w:color="auto" w:space="0" w:sz="0" w:val="none"/>
          <w:bottom w:color="auto" w:space="4" w:sz="0" w:val="none"/>
          <w:right w:color="auto" w:space="0" w:sz="0" w:val="none"/>
          <w:between w:color="auto" w:space="4" w:sz="0" w:val="none"/>
        </w:pBdr>
        <w:spacing w:after="240" w:before="460" w:line="300" w:lineRule="auto"/>
        <w:rPr>
          <w:b w:val="1"/>
          <w:bCs w:val="1"/>
          <w:sz w:val="36"/>
          <w:szCs w:val="36"/>
        </w:rPr>
      </w:pPr>
      <w:bookmarkStart w:colFirst="0" w:colLast="0" w:name="_xcf08k9iz0ob" w:id="6"/>
      <w:bookmarkEnd w:id="6"/>
      <w:r w:rsidDel="00000000" w:rsidR="00000000" w:rsidRPr="00000000">
        <w:rPr>
          <w:b w:val="1"/>
          <w:bCs w:val="1"/>
          <w:sz w:val="36"/>
          <w:szCs w:val="36"/>
          <w:rtl w:val="0"/>
        </w:rPr>
        <w:t xml:space="preserve">Where are you based?</w:t>
      </w:r>
    </w:p>
    <w:p w:rsidR="00000000" w:rsidDel="00000000" w:rsidP="00000000" w:rsidRDefault="00000000" w:rsidRPr="00000000" w14:paraId="00000027">
      <w:pPr>
        <w:rPr>
          <w:color w:val="0000ff"/>
        </w:rPr>
      </w:pPr>
      <w:r w:rsidDel="00000000" w:rsidR="00000000" w:rsidRPr="00000000">
        <w:rPr>
          <w:color w:val="0000ff"/>
          <w:rtl w:val="0"/>
        </w:rPr>
        <w:t xml:space="preserve">Portland, OR and Los Angeles, CA</w:t>
      </w:r>
      <w:r w:rsidDel="00000000" w:rsidR="00000000" w:rsidRPr="00000000">
        <w:rPr>
          <w:rtl w:val="0"/>
        </w:rPr>
      </w:r>
    </w:p>
    <w:p w:rsidR="00000000" w:rsidDel="00000000" w:rsidP="00000000" w:rsidRDefault="00000000" w:rsidRPr="00000000" w14:paraId="00000028">
      <w:pPr>
        <w:spacing w:after="240" w:before="460" w:line="300" w:lineRule="auto"/>
        <w:rPr>
          <w:b w:val="1"/>
          <w:bCs w:val="1"/>
          <w:sz w:val="36"/>
          <w:szCs w:val="36"/>
        </w:rPr>
      </w:pPr>
      <w:r w:rsidDel="00000000" w:rsidR="00000000" w:rsidRPr="00000000">
        <w:rPr>
          <w:b w:val="1"/>
          <w:bCs w:val="1"/>
          <w:sz w:val="36"/>
          <w:szCs w:val="36"/>
          <w:rtl w:val="0"/>
        </w:rPr>
        <w:t xml:space="preserve">Where did you hear about this open call?</w:t>
      </w:r>
    </w:p>
    <w:p w:rsidR="00000000" w:rsidDel="00000000" w:rsidP="00000000" w:rsidRDefault="00000000" w:rsidRPr="00000000" w14:paraId="00000029">
      <w:pPr>
        <w:spacing w:after="420" w:before="520" w:lineRule="auto"/>
        <w:rPr/>
      </w:pPr>
      <w:r w:rsidDel="00000000" w:rsidR="00000000" w:rsidRPr="00000000">
        <w:rPr>
          <w:rtl w:val="0"/>
        </w:rPr>
        <w:t xml:space="preserve">(Select as many as you like)</w:t>
      </w:r>
    </w:p>
    <w:p w:rsidR="00000000" w:rsidDel="00000000" w:rsidP="00000000" w:rsidRDefault="00000000" w:rsidRPr="00000000" w14:paraId="0000002A">
      <w:pPr>
        <w:spacing w:after="240" w:before="580" w:line="360" w:lineRule="auto"/>
        <w:rPr>
          <w:sz w:val="24"/>
          <w:szCs w:val="24"/>
        </w:rPr>
      </w:pPr>
      <w:r w:rsidDel="00000000" w:rsidR="00000000" w:rsidRPr="00000000">
        <w:rPr>
          <w:sz w:val="24"/>
          <w:szCs w:val="24"/>
          <w:rtl w:val="0"/>
        </w:rPr>
        <w:t xml:space="preserve">Instagram</w:t>
      </w:r>
    </w:p>
    <w:p w:rsidR="00000000" w:rsidDel="00000000" w:rsidP="00000000" w:rsidRDefault="00000000" w:rsidRPr="00000000" w14:paraId="0000002B">
      <w:pPr>
        <w:spacing w:after="240" w:before="580" w:line="360" w:lineRule="auto"/>
        <w:rPr>
          <w:sz w:val="24"/>
          <w:szCs w:val="24"/>
        </w:rPr>
      </w:pPr>
      <w:r w:rsidDel="00000000" w:rsidR="00000000" w:rsidRPr="00000000">
        <w:rPr>
          <w:sz w:val="24"/>
          <w:szCs w:val="24"/>
          <w:rtl w:val="0"/>
        </w:rPr>
        <w:t xml:space="preserve">Linkedin</w:t>
      </w:r>
    </w:p>
    <w:p w:rsidR="00000000" w:rsidDel="00000000" w:rsidP="00000000" w:rsidRDefault="00000000" w:rsidRPr="00000000" w14:paraId="0000002C">
      <w:pPr>
        <w:spacing w:after="240" w:before="580" w:line="360" w:lineRule="auto"/>
        <w:rPr>
          <w:sz w:val="24"/>
          <w:szCs w:val="24"/>
          <w:shd w:fill="fff2cc" w:val="clear"/>
        </w:rPr>
      </w:pPr>
      <w:r w:rsidDel="00000000" w:rsidR="00000000" w:rsidRPr="00000000">
        <w:rPr>
          <w:sz w:val="24"/>
          <w:szCs w:val="24"/>
          <w:shd w:fill="fff2cc" w:val="clear"/>
          <w:rtl w:val="0"/>
        </w:rPr>
        <w:t xml:space="preserve">SOFTER website</w:t>
      </w:r>
    </w:p>
    <w:p w:rsidR="00000000" w:rsidDel="00000000" w:rsidP="00000000" w:rsidRDefault="00000000" w:rsidRPr="00000000" w14:paraId="0000002D">
      <w:pPr>
        <w:spacing w:after="240" w:before="580" w:line="360" w:lineRule="auto"/>
        <w:rPr>
          <w:sz w:val="24"/>
          <w:szCs w:val="24"/>
        </w:rPr>
      </w:pPr>
      <w:r w:rsidDel="00000000" w:rsidR="00000000" w:rsidRPr="00000000">
        <w:rPr>
          <w:sz w:val="24"/>
          <w:szCs w:val="24"/>
          <w:rtl w:val="0"/>
        </w:rPr>
        <w:t xml:space="preserve">SOFTER newsletter</w:t>
      </w:r>
    </w:p>
    <w:p w:rsidR="00000000" w:rsidDel="00000000" w:rsidP="00000000" w:rsidRDefault="00000000" w:rsidRPr="00000000" w14:paraId="0000002E">
      <w:pPr>
        <w:spacing w:after="240" w:before="580" w:line="360" w:lineRule="auto"/>
        <w:rPr>
          <w:sz w:val="24"/>
          <w:szCs w:val="24"/>
        </w:rPr>
      </w:pPr>
      <w:r w:rsidDel="00000000" w:rsidR="00000000" w:rsidRPr="00000000">
        <w:rPr>
          <w:sz w:val="24"/>
          <w:szCs w:val="24"/>
          <w:rtl w:val="0"/>
        </w:rPr>
        <w:t xml:space="preserve">Friend or colleague</w:t>
      </w:r>
    </w:p>
    <w:p w:rsidR="00000000" w:rsidDel="00000000" w:rsidP="00000000" w:rsidRDefault="00000000" w:rsidRPr="00000000" w14:paraId="0000002F">
      <w:pPr>
        <w:spacing w:after="240" w:before="580" w:line="360" w:lineRule="auto"/>
        <w:rPr>
          <w:sz w:val="24"/>
          <w:szCs w:val="24"/>
        </w:rPr>
      </w:pPr>
      <w:r w:rsidDel="00000000" w:rsidR="00000000" w:rsidRPr="00000000">
        <w:rPr>
          <w:sz w:val="24"/>
          <w:szCs w:val="24"/>
          <w:rtl w:val="0"/>
        </w:rPr>
        <w:t xml:space="preserve">Other</w:t>
      </w:r>
    </w:p>
    <w:p w:rsidR="00000000" w:rsidDel="00000000" w:rsidP="00000000" w:rsidRDefault="00000000" w:rsidRPr="00000000" w14:paraId="00000030">
      <w:pPr>
        <w:pStyle w:val="Heading2"/>
        <w:keepNext w:val="0"/>
        <w:keepLines w:val="0"/>
        <w:pBdr>
          <w:top w:color="auto" w:space="4" w:sz="0" w:val="none"/>
          <w:left w:color="auto" w:space="0" w:sz="0" w:val="none"/>
          <w:bottom w:color="auto" w:space="4" w:sz="0" w:val="none"/>
          <w:right w:color="auto" w:space="0" w:sz="0" w:val="none"/>
          <w:between w:color="auto" w:space="4" w:sz="0" w:val="none"/>
        </w:pBdr>
        <w:spacing w:after="240" w:before="460" w:line="300" w:lineRule="auto"/>
        <w:rPr>
          <w:b w:val="1"/>
          <w:bCs w:val="1"/>
          <w:color w:val="1155cc"/>
          <w:sz w:val="36"/>
          <w:szCs w:val="36"/>
          <w:u w:val="single"/>
        </w:rPr>
      </w:pPr>
      <w:bookmarkStart w:colFirst="0" w:colLast="0" w:name="_8gd8q6oeayyy" w:id="7"/>
      <w:bookmarkEnd w:id="7"/>
      <w:r w:rsidDel="00000000" w:rsidR="00000000" w:rsidRPr="00000000">
        <w:rPr>
          <w:b w:val="1"/>
          <w:bCs w:val="1"/>
          <w:sz w:val="36"/>
          <w:szCs w:val="36"/>
          <w:rtl w:val="0"/>
        </w:rPr>
        <w:t xml:space="preserve">When submitting an application, I consent to the</w:t>
      </w:r>
      <w:hyperlink r:id="rId14">
        <w:r w:rsidDel="00000000" w:rsidR="00000000" w:rsidRPr="00000000">
          <w:rPr>
            <w:b w:val="1"/>
            <w:bCs w:val="1"/>
            <w:sz w:val="36"/>
            <w:szCs w:val="36"/>
            <w:rtl w:val="0"/>
          </w:rPr>
          <w:t xml:space="preserve"> </w:t>
        </w:r>
      </w:hyperlink>
      <w:hyperlink r:id="rId15">
        <w:r w:rsidDel="00000000" w:rsidR="00000000" w:rsidRPr="00000000">
          <w:rPr>
            <w:b w:val="1"/>
            <w:bCs w:val="1"/>
            <w:color w:val="1155cc"/>
            <w:sz w:val="36"/>
            <w:szCs w:val="36"/>
            <w:u w:val="single"/>
            <w:rtl w:val="0"/>
          </w:rPr>
          <w:t xml:space="preserve">privacy policy</w:t>
        </w:r>
      </w:hyperlink>
      <w:r w:rsidDel="00000000" w:rsidR="00000000" w:rsidRPr="00000000">
        <w:rPr>
          <w:rtl w:val="0"/>
        </w:rPr>
      </w:r>
    </w:p>
    <w:p w:rsidR="00000000" w:rsidDel="00000000" w:rsidP="00000000" w:rsidRDefault="00000000" w:rsidRPr="00000000" w14:paraId="00000031">
      <w:pPr>
        <w:spacing w:after="240" w:before="460" w:line="360" w:lineRule="auto"/>
        <w:rPr>
          <w:sz w:val="24"/>
          <w:szCs w:val="24"/>
        </w:rPr>
      </w:pPr>
      <w:r w:rsidDel="00000000" w:rsidR="00000000" w:rsidRPr="00000000">
        <w:rPr>
          <w:sz w:val="24"/>
          <w:szCs w:val="24"/>
          <w:rtl w:val="0"/>
        </w:rPr>
        <w:t xml:space="preserve">I consent</w:t>
      </w:r>
    </w:p>
    <w:p w:rsidR="00000000" w:rsidDel="00000000" w:rsidP="00000000" w:rsidRDefault="00000000" w:rsidRPr="00000000" w14:paraId="00000032">
      <w:pPr>
        <w:spacing w:after="240" w:before="480" w:line="420" w:lineRule="auto"/>
        <w:rPr>
          <w:sz w:val="24"/>
          <w:szCs w:val="24"/>
        </w:rPr>
      </w:pPr>
      <w:r w:rsidDel="00000000" w:rsidR="00000000" w:rsidRPr="00000000">
        <w:rPr>
          <w:sz w:val="24"/>
          <w:szCs w:val="24"/>
          <w:rtl w:val="0"/>
        </w:rPr>
        <w:t xml:space="preserve">Submit</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cy Held" w:id="12" w:date="2026-05-31T04:32:58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materials for Dillon &amp; Tracy</w:t>
      </w:r>
    </w:p>
  </w:comment>
  <w:comment w:author="Dillon Simeone" w:id="13" w:date="2026-05-31T04:42:57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https://dillonsimeone.com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resume and youtube can be pulled from the first page. Hmmm.</w:t>
      </w:r>
    </w:p>
  </w:comment>
  <w:comment w:author="Tracy Held" w:id="9" w:date="2026-05-31T14:16:19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@dillonsimeone@gmail.com @shawntrail@gmail.com Are these in person only or also virtual?</w:t>
      </w:r>
    </w:p>
  </w:comment>
  <w:comment w:author="Tracy Held" w:id="10" w:date="2026-05-31T17:53:57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person at two labs (Doga's lab and her partner lab with Deaf music composition)</w:t>
      </w:r>
    </w:p>
  </w:comment>
  <w:comment w:author="Tracy Held" w:id="11" w:date="2026-05-31T17:54:40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a working community of researchers and artists that they collaborate with - multi-partner lab, well-funded</w:t>
      </w:r>
    </w:p>
  </w:comment>
  <w:comment w:author="Tracy Held" w:id="0" w:date="2026-05-31T17:47:38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@Tracy.Held@gmail.com add haptics to tracy's film project - haptic audio wirelessly</w:t>
      </w:r>
    </w:p>
  </w:comment>
  <w:comment w:author="Tracy Held" w:id="1" w:date="2026-05-31T17:47:51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broadcast to the vest</w:t>
      </w:r>
    </w:p>
  </w:comment>
  <w:comment w:author="Tracy Held" w:id="2" w:date="2026-05-31T17:49:58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reactive projection mapping</w:t>
      </w:r>
    </w:p>
  </w:comment>
  <w:comment w:author="Tracy Held" w:id="3" w:date="2026-05-31T17:50:5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source"</w:t>
      </w:r>
    </w:p>
  </w:comment>
  <w:comment w:author="Tracy Held" w:id="4" w:date="2026-05-31T17:51:29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pico projectors are limited in performance and scope</w:t>
      </w:r>
    </w:p>
  </w:comment>
  <w:comment w:author="Tracy Held" w:id="5" w:date="2026-05-31T17:51:43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autonomous, all-weather mobile projector</w:t>
      </w:r>
    </w:p>
  </w:comment>
  <w:comment w:author="Tracy Held" w:id="6" w:date="2026-05-31T17:51:59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cost</w:t>
      </w:r>
    </w:p>
  </w:comment>
  <w:comment w:author="Tracy Held" w:id="7" w:date="2026-05-31T17:52:47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Environmental Field Art &amp; Film &amp; Accessible Deaf Music</w:t>
      </w:r>
    </w:p>
  </w:comment>
  <w:comment w:author="Tracy Held" w:id="8" w:date="2026-05-31T17:55:53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hacker space for supplementary work for NEA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hackaday.com/2022/02/02/a-portable-projecting-pi-for-education/" TargetMode="External"/><Relationship Id="rId10" Type="http://schemas.openxmlformats.org/officeDocument/2006/relationships/hyperlink" Target="https://dillonsimeone.com" TargetMode="External"/><Relationship Id="rId13" Type="http://schemas.openxmlformats.org/officeDocument/2006/relationships/hyperlink" Target="https://www.softer.global/blog/open-call-cyberdeck-residency" TargetMode="External"/><Relationship Id="rId12" Type="http://schemas.openxmlformats.org/officeDocument/2006/relationships/hyperlink" Target="https://www.softer.global/blog/open-call-cyberdeck-residenc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illonsimeone.com/CyberDeck/index.html" TargetMode="External"/><Relationship Id="rId15" Type="http://schemas.openxmlformats.org/officeDocument/2006/relationships/hyperlink" Target="https://opencall-softerlab.notion.site/Privacy-policy-35bc997cefed806a9ad2de5970b2a246?source=copy_link" TargetMode="External"/><Relationship Id="rId14" Type="http://schemas.openxmlformats.org/officeDocument/2006/relationships/hyperlink" Target="https://opencall-softerlab.notion.site/Privacy-policy-35bc997cefed806a9ad2de5970b2a246?source=copy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ofter.global/blog/open-call-cyberdeck-residency?utm_source=ig&amp;utm_medium=social&amp;utm_content=link_in_bio" TargetMode="External"/><Relationship Id="rId8" Type="http://schemas.openxmlformats.org/officeDocument/2006/relationships/hyperlink" Target="https://docs.google.com/document/d/13A_N6rj8qUgxPi3scM2seAtTZHmqc_Z-kmlcCc-AYCw/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